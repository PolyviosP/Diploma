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Σύστημα Διαχείρισης Διπλωματικών Εργασιών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color w:val="555555"/>
          <w:sz w:val="26"/>
          <w:szCs w:val="26"/>
          <w:rtl w:val="0"/>
        </w:rPr>
        <w:t xml:space="preserve">Ανάλυση Απαιτήσεων &amp; UML Διαγράμματα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1. Χρήστες (Actors)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dddddd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dddd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Ρόλος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Φοιτητής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Βλέπει θέματα, δηλώνει ενδιαφέρον, ανεβάζει τελικό κείμενο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Διδάσκων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Καταχωρεί θέματα, επιλέγει φοιτητή, ορίζει τριμελή, βαθμολογεί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Τριμελής Επιτροπή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 διδάσκοντες που βαθμολογούν τη διπλωματική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Γραμματεία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Βλέπει και εξάγει τα τελικά αποτελέσματα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SSO Πανεπιστημίου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Εξωτερικό σύστημα αυθεντικοποίησης χρηστών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2. Λειτουργικές Απαιτήσεις</w:t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Κοινές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FR-C1: Σύνδεση αποκλειστικά μέσω SSO Πανεπιστημίου (</w:t>
      </w:r>
      <w:r w:rsidDel="00000000" w:rsidR="00000000" w:rsidRPr="00000000">
        <w:rPr>
          <w:rtl w:val="0"/>
        </w:rPr>
        <w:t xml:space="preserve">ή σύνδεση με keycloak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FR-C2: Αυτόματη αναγνώριση ρόλου χρήστη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FR-C3: Dashboard προσαρμοσμένο ανά ρόλο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FR-C4: Κάθε χρήστης βλέπει μόνο τα δεδομένα που τον αφορούν</w:t>
      </w:r>
    </w:p>
    <w:p w:rsidR="00000000" w:rsidDel="00000000" w:rsidP="00000000" w:rsidRDefault="00000000" w:rsidRPr="00000000" w14:paraId="0000001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Διδάσκων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FR-T1: Καταχώρηση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θέματος διπλωματικής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τιτλος/περιγραφη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), (</w:t>
      </w:r>
      <w:r w:rsidDel="00000000" w:rsidR="00000000" w:rsidRPr="00000000">
        <w:rPr>
          <w:highlight w:val="white"/>
          <w:rtl w:val="0"/>
        </w:rPr>
        <w:t xml:space="preserve">Ελληνικα/Αγγλικα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), (</w:t>
      </w:r>
      <w:r w:rsidDel="00000000" w:rsidR="00000000" w:rsidRPr="00000000">
        <w:rPr>
          <w:highlight w:val="white"/>
          <w:rtl w:val="0"/>
        </w:rPr>
        <w:t xml:space="preserve">προαπαιτούμενα μαθήματα/γνώσεις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FR-T2: Επεξεργασία/διαγραφή θέματος όσο δεν έχει ανατεθεί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FR-T3: Προβολή λίστας φοιτητών που δήλωσαν ενδιαφέρον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FR-T4: Επιλογή φοιτητή και ανάθεση θέματος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FR-T5: Ορισμός τριμελούς εξεταστικής επιτροπής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FR-T6: Καταχώρηση βαθμού ως μέλος τριμελούς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Προβολή στοιχείων προφιλ φοιτητή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Φιλτράρισμα και κατηγοριοποίηση θεμάτων που δόθηκαν, είναι σε εξέλιξη ή δεν έχουν ανατεθεί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Αίτηση για τροποποίηση θέματος διπλωματικής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Φοιτητής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FR-S1: Αναζήτηση θεμάτων με φίλτρα (διδάσκων, λέξεις-κλειδιά)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FR-S2: Δήλωση ενδιαφέροντος για θέμα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FR-S3: Ανάκληση δήλωσης όσο εκκρεμεί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FR-S4: Προβολή κατάστασης δηλώσεων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FR-S5: Υποβολή τελικού κειμένου (PDF)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FR-S6: Προβολή τελικού βαθμού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Δημιουργία και επεξεργασία προφιλ (βασικά στοιχεία επικοινωνίας)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Ανάρτηση Αναλυτικής βαθμολογίας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Επιβεβαίωση τροποποίησης θέματος</w:t>
      </w:r>
    </w:p>
    <w:p w:rsidR="00000000" w:rsidDel="00000000" w:rsidP="00000000" w:rsidRDefault="00000000" w:rsidRPr="00000000" w14:paraId="0000002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Τριμελής Επιτροπή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FR-E1: Προβολή τελικού κειμένου διπλωματικής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FR-E2: Καταχώρηση βαθμού (0–10) με σχόλια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Καταχώρηση παρατηρήσεων επι του κειμένου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Γραμματεία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FR-A1: Προβολή όλων των διπλωματικών με φίλτρα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FR-A2: Εξαγωγή αποτελεσμάτων (CSV)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Έγκριση τροποποίησης θέματος</w:t>
      </w:r>
    </w:p>
    <w:p w:rsidR="00000000" w:rsidDel="00000000" w:rsidP="00000000" w:rsidRDefault="00000000" w:rsidRPr="00000000" w14:paraId="00000033">
      <w:pPr>
        <w:spacing w:after="200" w:before="300" w:lineRule="auto"/>
        <w:rPr>
          <w:rPrChange w:author="Anargyros Tsadimas" w:id="1" w:date="2026-07-24T10:44:31Z">
            <w:rPr/>
          </w:rPrChange>
        </w:rPr>
        <w:pPrChange w:author="Anargyros Tsadimas" w:id="0" w:date="2026-07-24T10:44:31Z">
          <w:pPr>
            <w:pStyle w:val="Heading1"/>
            <w:spacing w:after="200" w:before="300" w:lineRule="auto"/>
          </w:pPr>
        </w:pPrChange>
      </w:pPr>
      <w:ins w:author="Anargyros Tsadimas" w:id="0" w:date="2026-07-24T10:43:44Z">
        <w:r w:rsidDel="00000000" w:rsidR="00000000" w:rsidRPr="00000000">
          <w:rPr>
            <w:rtl w:val="0"/>
            <w:rPrChange w:author="Anargyros Tsadimas" w:id="1" w:date="2026-07-24T10:44:31Z">
              <w:rPr/>
            </w:rPrChange>
          </w:rPr>
          <w:t xml:space="preserve">Προ</w:t>
        </w:r>
        <w:r w:rsidDel="00000000" w:rsidR="00000000" w:rsidRPr="00000000">
          <w:rPr>
            <w:rtl w:val="0"/>
            <w:rPrChange w:author="Anargyros Tsadimas" w:id="2" w:date="2026-07-24T10:43:44Z">
              <w:rPr/>
            </w:rPrChange>
          </w:rPr>
          <w:t xml:space="preserve">ϋποθεσεις: </w:t>
        </w:r>
        <w:r w:rsidDel="00000000" w:rsidR="00000000" w:rsidRPr="00000000">
          <w:rPr>
            <w:rtl w:val="0"/>
            <w:rPrChange w:author="Anargyros Tsadimas" w:id="2" w:date="2026-07-24T10:43:44Z">
              <w:rPr/>
            </w:rPrChange>
          </w:rPr>
          <w:t xml:space="preserve">για</w:t>
        </w:r>
        <w:r w:rsidDel="00000000" w:rsidR="00000000" w:rsidRPr="00000000">
          <w:rPr>
            <w:rtl w:val="0"/>
            <w:rPrChange w:author="Anargyros Tsadimas" w:id="2" w:date="2026-07-24T10:43:44Z">
              <w:rPr/>
            </w:rPrChange>
          </w:rPr>
          <w:t xml:space="preserve"> να μπορει ενας φοιτητης να δηλωσει ενδιαφερον για Διπλωματική πρέπει να πληρεί τις προϋποθέσεις (π.χ. Να είναι στο 4ο/5ο ετος, να χρωσταει μεχρι Χ μαθήματα - διαβασε τον οδηγο σπουδων για να βρεις τα στοιχεια). Αν δεν υπάρχει διασύνδεση με φοιτητολόγιο, η γραμματεία να προσθέτει </w:t>
        </w:r>
        <w:r w:rsidDel="00000000" w:rsidR="00000000" w:rsidRPr="00000000">
          <w:rPr>
            <w:rtl w:val="0"/>
            <w:rPrChange w:author="Anargyros Tsadimas" w:id="2" w:date="2026-07-24T10:43:44Z">
              <w:rPr/>
            </w:rPrChange>
          </w:rPr>
          <w:t xml:space="preserve">λίστα</w:t>
        </w:r>
        <w:r w:rsidDel="00000000" w:rsidR="00000000" w:rsidRPr="00000000">
          <w:rPr>
            <w:rtl w:val="0"/>
            <w:rPrChange w:author="Anargyros Tsadimas" w:id="2" w:date="2026-07-24T10:43:44Z">
              <w:rPr/>
            </w:rPrChange>
          </w:rPr>
          <w:t xml:space="preserve"> με χρήστες οι οποίοι να μπορούν να δηλώσουν. Αν ο χρήστης δεν </w:t>
        </w:r>
        <w:r w:rsidDel="00000000" w:rsidR="00000000" w:rsidRPr="00000000">
          <w:rPr>
            <w:rtl w:val="0"/>
            <w:rPrChange w:author="Anargyros Tsadimas" w:id="2" w:date="2026-07-24T10:43:44Z">
              <w:rPr/>
            </w:rPrChange>
          </w:rPr>
          <w:t xml:space="preserve">πληροί</w:t>
        </w:r>
        <w:r w:rsidDel="00000000" w:rsidR="00000000" w:rsidRPr="00000000">
          <w:rPr>
            <w:rtl w:val="0"/>
            <w:rPrChange w:author="Anargyros Tsadimas" w:id="2" w:date="2026-07-24T10:43:44Z">
              <w:rPr/>
            </w:rPrChange>
          </w:rPr>
          <w:t xml:space="preserve"> τις προϋποθέσεις να </w:t>
        </w:r>
        <w:r w:rsidDel="00000000" w:rsidR="00000000" w:rsidRPr="00000000">
          <w:rPr>
            <w:rtl w:val="0"/>
            <w:rPrChange w:author="Anargyros Tsadimas" w:id="2" w:date="2026-07-24T10:43:44Z">
              <w:rPr/>
            </w:rPrChange>
          </w:rPr>
          <w:t xml:space="preserve">βλέπει</w:t>
        </w:r>
        <w:r w:rsidDel="00000000" w:rsidR="00000000" w:rsidRPr="00000000">
          <w:rPr>
            <w:rtl w:val="0"/>
            <w:rPrChange w:author="Anargyros Tsadimas" w:id="2" w:date="2026-07-24T10:43:44Z">
              <w:rPr/>
            </w:rPrChange>
          </w:rPr>
          <w:t xml:space="preserve"> αντίστοιχο μήνυμα.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3. Επιχειρησιακοί Κανόνες (Business Rules)</w:t>
      </w:r>
    </w:p>
    <w:tbl>
      <w:tblPr>
        <w:tblStyle w:val="Table2"/>
        <w:tblW w:w="90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3.9999999999995"/>
        <w:gridCol w:w="7296.000000000002"/>
        <w:tblGridChange w:id="0">
          <w:tblGrid>
            <w:gridCol w:w="1703.9999999999995"/>
            <w:gridCol w:w="7296.000000000002"/>
          </w:tblGrid>
        </w:tblGridChange>
      </w:tblGrid>
      <w:tr>
        <w:trPr>
          <w:cantSplit w:val="0"/>
          <w:tblHeader w:val="1"/>
        </w:trPr>
        <w:tc>
          <w:tcPr>
            <w:shd w:fill="dddddd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Κωδικός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dddd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Κανόνας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BR-1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Κάθε φοιτητής μπορεί να έχει μόνο μία ενεργή διπλωματική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BR-2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Έως 3 ενεργές δηλώσεις ενδιαφέροντος ανά φοιτητή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BR-3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Κάθε θέμα ανατίθεται σε έναν μόνο φοιτητή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BR-4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Η επιλογή φοιτητή απορρίπτει αυτόματα τις υπόλοιπες δηλώσεις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BR-5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Η τριμελής αποτελείται από 3 διδάσκοντες· ο επιβλέπων είναι υποχρεωτικά μέλος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BR-6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Η βαθμολόγηση επιτρέπεται μόνο μετά την υποβολή τελικού κειμένου και την παρουσ</w:t>
            </w:r>
            <w:r w:rsidDel="00000000" w:rsidR="00000000" w:rsidRPr="00000000">
              <w:rPr>
                <w:rtl w:val="0"/>
              </w:rPr>
              <w:t xml:space="preserve">ίαση της διπλωματικής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BR-7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Ο τελικός βαθμός είναι ο μέσος όρος των 3 βαθμών, μόλις βαθμολογήσουν και οι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BR-8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Βαθμός ≥ 5 σημαίνει επιτυχία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BR-9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Κάθε ρόλος έχει πρόσβαση μόνο στα δεδομένα που τον αφορούν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4. Καταστάσεις (States)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  <w:t xml:space="preserve">Θέμα:  </w:t>
      </w:r>
      <w:ins w:author="Anargyros Tsadimas" w:id="3" w:date="2026-07-24T10:42:03Z">
        <w:r w:rsidDel="00000000" w:rsidR="00000000" w:rsidRPr="00000000">
          <w:rPr>
            <w:rtl w:val="0"/>
          </w:rPr>
          <w:t xml:space="preserve">ΥΠΟ-</w:t>
        </w:r>
        <w:r w:rsidDel="00000000" w:rsidR="00000000" w:rsidRPr="00000000">
          <w:rPr>
            <w:rtl w:val="0"/>
            <w:rPrChange w:author="Anargyros Tsadimas" w:id="4" w:date="2026-07-24T10:42:03Z">
              <w:rPr/>
            </w:rPrChange>
          </w:rPr>
          <w:t xml:space="preserve">ΕΠΕΞΕΡΓΑΣΙΑ</w:t>
        </w:r>
        <w:r w:rsidDel="00000000" w:rsidR="00000000" w:rsidRPr="00000000">
          <w:rPr>
            <w:rtl w:val="0"/>
          </w:rPr>
          <w:t xml:space="preserve"> → </w:t>
        </w:r>
      </w:ins>
      <w:r w:rsidDel="00000000" w:rsidR="00000000" w:rsidRPr="00000000">
        <w:rPr>
          <w:rFonts w:ascii="Cardo" w:cs="Cardo" w:eastAsia="Cardo" w:hAnsi="Cardo"/>
          <w:rtl w:val="0"/>
        </w:rPr>
        <w:t xml:space="preserve">ΔΙΑΘΕΣΙΜΟ → ΑΝΑΤΕΘΕΙΜΕΝΟ → ΥΠΟ ΕΞΕΤΑΣΗ → ΟΛΟΚΛΗΡΩΜΕΝΟ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Δήλωση:  ΕΚΚΡΕΜΕΙ → ΕΓΚΡΙΘΗΚΕ / ΑΠΟΡΡΙΦΘΗΚΕ / ΑΝΑΚΛΗΘΗΚΕ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Διπλωματική:  ΣΕ ΕΞΕΛΙΞΗ → ΥΠΟ ΕΞΕΤΑΣΗ → ΟΛΟΚΛΗΡΩΜΕΝΗ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5. Use Cases Diagram</w:t>
      </w:r>
    </w:p>
    <w:p w:rsidR="00000000" w:rsidDel="00000000" w:rsidP="00000000" w:rsidRDefault="00000000" w:rsidRPr="00000000" w14:paraId="00000056">
      <w:pPr>
        <w:spacing w:after="12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Το παρακάτω διάγραμμα παρουσιάζει συνολικά τους actors και τα use cases του συστήματος. Η αναλυτική επεξεργασία κάθε use case, με ξεχωριστό activity και sequence diagram, ακολουθεί στην ενότητα 7.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6188400" cy="7188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200" w:before="300" w:lineRule="auto"/>
        <w:rPr/>
      </w:pPr>
      <w:bookmarkStart w:colFirst="0" w:colLast="0" w:name="_dzw0z3g5er8x" w:id="0"/>
      <w:bookmarkEnd w:id="0"/>
      <w:r w:rsidDel="00000000" w:rsidR="00000000" w:rsidRPr="00000000">
        <w:rPr>
          <w:rtl w:val="0"/>
        </w:rPr>
        <w:t xml:space="preserve">6. Πίνακας Use Cases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ddddd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dddd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dddd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Σύνδεση μέσω SSO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Όλοι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Καταχώρηση θέματος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Διδάσκων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Αναζήτηση θεμάτων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Φοιτητής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Δήλωση ενδιαφέροντος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Φοιτητής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Ανάκληση δήλωσης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Φοιτητής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Προβολή υποψηφίων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Διδάσκων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UC-07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Επιλογή φοιτητή / Ανάθεση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Διδάσκων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Ορισμός τριμελούς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Διδάσκων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UC-09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Υποβολή τελικού κειμένου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Φοιτητής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UC-10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Βαθμολόγηση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Τριμελής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UC-11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Υπολογισμός τελικού βαθμού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Σύστημα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UC-12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Λήψη αποτελεσμάτων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Γραμματεία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UC-13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Προβολή βαθμού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Φοιτητής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color w:val="2e74b5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ro89dtvw5iay" w:id="1"/>
      <w:bookmarkEnd w:id="1"/>
      <w:r w:rsidDel="00000000" w:rsidR="00000000" w:rsidRPr="00000000">
        <w:rPr>
          <w:rtl w:val="0"/>
        </w:rPr>
        <w:t xml:space="preserve">7. Ανάλυση Use Cases</w:t>
      </w:r>
    </w:p>
    <w:p w:rsidR="00000000" w:rsidDel="00000000" w:rsidP="00000000" w:rsidRDefault="00000000" w:rsidRPr="00000000" w14:paraId="0000008D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Κάθε use case αποτελεί ανεξάρτητη ροή με δικό της σημείο έναρξης και τερματισμού. Οι ροές δεν συνδέονται σειριακά μεταξύ τους· αλληλεπιδρούν έμμεσα μέσω των καταστάσεων των οντοτήτων (π.χ. η δημιουργία θέματος στο UC-02 καθιστά το θέμα ορατό στο UC-03, χωρίς οι δύο ροές να αποτελούν ενιαία διαδικασία)</w:t>
      </w:r>
    </w:p>
    <w:p w:rsidR="00000000" w:rsidDel="00000000" w:rsidP="00000000" w:rsidRDefault="00000000" w:rsidRPr="00000000" w14:paraId="0000008E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91">
      <w:pPr>
        <w:pStyle w:val="Heading1"/>
        <w:spacing w:after="80" w:before="360" w:lineRule="auto"/>
        <w:rPr/>
      </w:pPr>
      <w:bookmarkStart w:colFirst="0" w:colLast="0" w:name="_1ojvgotj320x" w:id="2"/>
      <w:bookmarkEnd w:id="2"/>
      <w:r w:rsidDel="00000000" w:rsidR="00000000" w:rsidRPr="00000000">
        <w:rPr>
          <w:rtl w:val="0"/>
        </w:rPr>
        <w:t xml:space="preserve">UC-01 — Σύνδεση μέσω SSO</w:t>
      </w:r>
    </w:p>
    <w:p w:rsidR="00000000" w:rsidDel="00000000" w:rsidP="00000000" w:rsidRDefault="00000000" w:rsidRPr="00000000" w14:paraId="00000092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Όλοι οι χρήστες</w:t>
      </w:r>
    </w:p>
    <w:p w:rsidR="00000000" w:rsidDel="00000000" w:rsidP="00000000" w:rsidRDefault="00000000" w:rsidRPr="00000000" w14:paraId="00000093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Ο χρήστης συνδέεται μέσω της υπηρεσίας κεντρικής πιστοποίησης του Πανεπιστημίου. Το σύστημα αναγνωρίζει τον ρόλο του και τον ανακατευθύνει στο αντίστοιχο dashboard.</w:t>
      </w:r>
    </w:p>
    <w:p w:rsidR="00000000" w:rsidDel="00000000" w:rsidP="00000000" w:rsidRDefault="00000000" w:rsidRPr="00000000" w14:paraId="00000094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ftba2pjc6u2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481904" cy="798671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904" cy="798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UC-01 — Activity Diagram</w:t>
      </w:r>
    </w:p>
    <w:p w:rsidR="00000000" w:rsidDel="00000000" w:rsidP="00000000" w:rsidRDefault="00000000" w:rsidRPr="00000000" w14:paraId="00000097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u048pvrpei7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twpjogfwx2e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u1mqczeb3or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nk7csj8kbbx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7xp554tbbht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390590" cy="6128686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590" cy="6128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UC-01 — Sequence Diagram</w:t>
      </w:r>
    </w:p>
    <w:p w:rsidR="00000000" w:rsidDel="00000000" w:rsidP="00000000" w:rsidRDefault="00000000" w:rsidRPr="00000000" w14:paraId="0000009E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A7">
      <w:pPr>
        <w:pStyle w:val="Heading1"/>
        <w:spacing w:after="80" w:lineRule="auto"/>
        <w:rPr/>
      </w:pPr>
      <w:bookmarkStart w:colFirst="0" w:colLast="0" w:name="_om65o1y5244p" w:id="9"/>
      <w:bookmarkEnd w:id="9"/>
      <w:r w:rsidDel="00000000" w:rsidR="00000000" w:rsidRPr="00000000">
        <w:rPr>
          <w:rtl w:val="0"/>
        </w:rPr>
        <w:t xml:space="preserve">UC-02 — Καταχώρηση Θέματος</w:t>
      </w:r>
    </w:p>
    <w:p w:rsidR="00000000" w:rsidDel="00000000" w:rsidP="00000000" w:rsidRDefault="00000000" w:rsidRPr="00000000" w14:paraId="000000A8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Διδάσκων</w:t>
      </w:r>
    </w:p>
    <w:p w:rsidR="00000000" w:rsidDel="00000000" w:rsidP="00000000" w:rsidRDefault="00000000" w:rsidRPr="00000000" w14:paraId="000000A9">
      <w:pPr>
        <w:spacing w:after="12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Ο διδάσκων καταχωρεί νέο θέμα διπλωματικής. Η ροή είναι ανεξάρτητη και ολοκληρώνεται με την αποθήκευση του θέματος σε κατάσταση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7bdowpnmcra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4094611" cy="3370994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611" cy="3370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UC-02 — Activity Diagram</w:t>
      </w:r>
    </w:p>
    <w:p w:rsidR="00000000" w:rsidDel="00000000" w:rsidP="00000000" w:rsidRDefault="00000000" w:rsidRPr="00000000" w14:paraId="000000AD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p7nju22swme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3729038" cy="34405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440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UC-02 — Sequence Diagram</w:t>
      </w:r>
    </w:p>
    <w:p w:rsidR="00000000" w:rsidDel="00000000" w:rsidP="00000000" w:rsidRDefault="00000000" w:rsidRPr="00000000" w14:paraId="000000B0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B1">
      <w:pPr>
        <w:pStyle w:val="Heading1"/>
        <w:spacing w:after="80" w:lineRule="auto"/>
        <w:rPr/>
      </w:pPr>
      <w:bookmarkStart w:colFirst="0" w:colLast="0" w:name="_eha5h8ikg8lb" w:id="12"/>
      <w:bookmarkEnd w:id="12"/>
      <w:r w:rsidDel="00000000" w:rsidR="00000000" w:rsidRPr="00000000">
        <w:rPr>
          <w:rtl w:val="0"/>
        </w:rPr>
        <w:t xml:space="preserve">UC-03 — Αναζήτηση Θεμάτων</w:t>
      </w:r>
    </w:p>
    <w:p w:rsidR="00000000" w:rsidDel="00000000" w:rsidP="00000000" w:rsidRDefault="00000000" w:rsidRPr="00000000" w14:paraId="000000B2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Φοιτητής</w:t>
      </w:r>
    </w:p>
    <w:p w:rsidR="00000000" w:rsidDel="00000000" w:rsidP="00000000" w:rsidRDefault="00000000" w:rsidRPr="00000000" w14:paraId="000000B3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Ο φοιτητής αναζητά διαθέσιμα θέματα με φίλτρα. Ανεξάρτητη ροή ανάγνωσης, χωρίς μεταβολή δεδομένων.</w:t>
      </w:r>
    </w:p>
    <w:p w:rsidR="00000000" w:rsidDel="00000000" w:rsidP="00000000" w:rsidRDefault="00000000" w:rsidRPr="00000000" w14:paraId="000000B4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7t8zxm3j4mu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0B5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3631957" cy="313329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1957" cy="3133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rzym7o9c26d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0B7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3244266" cy="3814763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266" cy="381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B9">
      <w:pPr>
        <w:pStyle w:val="Heading1"/>
        <w:spacing w:after="80" w:lineRule="auto"/>
        <w:rPr/>
      </w:pPr>
      <w:bookmarkStart w:colFirst="0" w:colLast="0" w:name="_w0jiy71vagm3" w:id="15"/>
      <w:bookmarkEnd w:id="15"/>
      <w:r w:rsidDel="00000000" w:rsidR="00000000" w:rsidRPr="00000000">
        <w:rPr>
          <w:rtl w:val="0"/>
        </w:rPr>
        <w:t xml:space="preserve">UC-04 — Δήλωση Ενδιαφέροντος</w:t>
      </w:r>
    </w:p>
    <w:p w:rsidR="00000000" w:rsidDel="00000000" w:rsidP="00000000" w:rsidRDefault="00000000" w:rsidRPr="00000000" w14:paraId="000000BA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Φοιτητής</w:t>
      </w:r>
    </w:p>
    <w:p w:rsidR="00000000" w:rsidDel="00000000" w:rsidP="00000000" w:rsidRDefault="00000000" w:rsidRPr="00000000" w14:paraId="000000BB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Ο φοιτητής δηλώνει ενδιαφέρον για θέμα. Ελέγχονται οι κανόνες BR-1, BR-2 και BR-3. Η ροή ολοκληρώνεται με τη δημιουργία Application σε κατάσταση PENDING.</w:t>
      </w:r>
    </w:p>
    <w:p w:rsidR="00000000" w:rsidDel="00000000" w:rsidP="00000000" w:rsidRDefault="00000000" w:rsidRPr="00000000" w14:paraId="000000BC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7q8jjle02gc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0BD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3887532" cy="7188793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532" cy="7188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2y8phzx2sx8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8q7p39q5vqd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0C0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4349588" cy="4179571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9588" cy="4179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C2">
      <w:pPr>
        <w:pStyle w:val="Heading1"/>
        <w:spacing w:after="80" w:lineRule="auto"/>
        <w:rPr/>
      </w:pPr>
      <w:bookmarkStart w:colFirst="0" w:colLast="0" w:name="_blf1pwuvzgkk" w:id="19"/>
      <w:bookmarkEnd w:id="19"/>
      <w:r w:rsidDel="00000000" w:rsidR="00000000" w:rsidRPr="00000000">
        <w:rPr>
          <w:rtl w:val="0"/>
        </w:rPr>
        <w:t xml:space="preserve">UC-05 — Ανάκληση Δήλωσης</w:t>
      </w:r>
    </w:p>
    <w:p w:rsidR="00000000" w:rsidDel="00000000" w:rsidP="00000000" w:rsidRDefault="00000000" w:rsidRPr="00000000" w14:paraId="000000C3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Φοιτητής</w:t>
      </w:r>
    </w:p>
    <w:p w:rsidR="00000000" w:rsidDel="00000000" w:rsidP="00000000" w:rsidRDefault="00000000" w:rsidRPr="00000000" w14:paraId="000000C4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Ο φοιτητής ανακαλεί εκκρεμή δήλωση. Επιτρέπεται μόνο όσο η δήλωση βρίσκεται σε κατάσταση PENDING.</w:t>
      </w:r>
    </w:p>
    <w:p w:rsidR="00000000" w:rsidDel="00000000" w:rsidP="00000000" w:rsidRDefault="00000000" w:rsidRPr="00000000" w14:paraId="000000C5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yddst3jc3yf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0C6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3546232" cy="2702671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6232" cy="2702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smqw3mhj0g2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9oph11uoxpm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0C9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3852289" cy="3453464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289" cy="3453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CB">
      <w:pPr>
        <w:pStyle w:val="Heading1"/>
        <w:spacing w:after="80" w:lineRule="auto"/>
        <w:rPr/>
      </w:pPr>
      <w:bookmarkStart w:colFirst="0" w:colLast="0" w:name="_ebvhqrglk85x" w:id="23"/>
      <w:bookmarkEnd w:id="23"/>
      <w:r w:rsidDel="00000000" w:rsidR="00000000" w:rsidRPr="00000000">
        <w:rPr>
          <w:rtl w:val="0"/>
        </w:rPr>
        <w:t xml:space="preserve">UC-06 — Προβολή Υποψηφίων</w:t>
      </w:r>
    </w:p>
    <w:p w:rsidR="00000000" w:rsidDel="00000000" w:rsidP="00000000" w:rsidRDefault="00000000" w:rsidRPr="00000000" w14:paraId="000000CC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Διδάσκων</w:t>
      </w:r>
    </w:p>
    <w:p w:rsidR="00000000" w:rsidDel="00000000" w:rsidP="00000000" w:rsidRDefault="00000000" w:rsidRPr="00000000" w14:paraId="000000CD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Ο διδάσκων βλέπει τους φοιτητές που δήλωσαν ενδιαφέρον για κάποιο από τα θέματά του. Ανεξάρτητη ροή ανάγνωσης.</w:t>
      </w:r>
    </w:p>
    <w:p w:rsidR="00000000" w:rsidDel="00000000" w:rsidP="00000000" w:rsidRDefault="00000000" w:rsidRPr="00000000" w14:paraId="000000CE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s8trnfdo9si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0CF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4755907" cy="361361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5907" cy="3613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ibgjvd2say0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0D1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6596063" cy="5489954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63" cy="5489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D3">
      <w:pPr>
        <w:pStyle w:val="Heading2"/>
        <w:spacing w:after="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fu3alenxkvbi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z5c4yjupm4wy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725i8ht1bww0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lqbuflakvozy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v34djvcp1hj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7nsic0ehe49c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e3y66fbzuih2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m7pu8qx5ann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gq77j3rnbawx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am6oie2psr7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80" w:lineRule="auto"/>
        <w:rPr/>
      </w:pPr>
      <w:bookmarkStart w:colFirst="0" w:colLast="0" w:name="_uo6v9dwxg6c4" w:id="36"/>
      <w:bookmarkEnd w:id="36"/>
      <w:r w:rsidDel="00000000" w:rsidR="00000000" w:rsidRPr="00000000">
        <w:rPr>
          <w:rtl w:val="0"/>
        </w:rPr>
        <w:t xml:space="preserve">UC-07 — Επιλογή Φοιτητή / Ανάθεση</w:t>
      </w:r>
    </w:p>
    <w:p w:rsidR="00000000" w:rsidDel="00000000" w:rsidP="00000000" w:rsidRDefault="00000000" w:rsidRPr="00000000" w14:paraId="000000DE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Διδάσκων</w:t>
      </w:r>
    </w:p>
    <w:p w:rsidR="00000000" w:rsidDel="00000000" w:rsidP="00000000" w:rsidRDefault="00000000" w:rsidRPr="00000000" w14:paraId="000000DF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Ο διδάσκων επιλέγει έναν υποψήφιο. Δημιουργείται η Thesis και, βάσει BR-4, οι υπόλοιπες δηλώσεις του θέματος απορρίπτονται αυτόματα.</w:t>
      </w:r>
    </w:p>
    <w:p w:rsidR="00000000" w:rsidDel="00000000" w:rsidP="00000000" w:rsidRDefault="00000000" w:rsidRPr="00000000" w14:paraId="000000E0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gd1m70v9rfm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0E1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6187383" cy="7501012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7383" cy="750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wwa4e8g7qxf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0E3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119688" cy="377281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3772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E5">
      <w:pPr>
        <w:pStyle w:val="Heading1"/>
        <w:spacing w:after="80" w:lineRule="auto"/>
        <w:rPr/>
      </w:pPr>
      <w:bookmarkStart w:colFirst="0" w:colLast="0" w:name="_ewh1xgjgc47d" w:id="39"/>
      <w:bookmarkEnd w:id="39"/>
      <w:r w:rsidDel="00000000" w:rsidR="00000000" w:rsidRPr="00000000">
        <w:rPr>
          <w:rtl w:val="0"/>
        </w:rPr>
        <w:t xml:space="preserve">UC-08 — Ορισμός Τριμελούς Επιτροπής</w:t>
      </w:r>
    </w:p>
    <w:p w:rsidR="00000000" w:rsidDel="00000000" w:rsidP="00000000" w:rsidRDefault="00000000" w:rsidRPr="00000000" w14:paraId="000000E6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Διδάσκων</w:t>
      </w:r>
    </w:p>
    <w:p w:rsidR="00000000" w:rsidDel="00000000" w:rsidP="00000000" w:rsidRDefault="00000000" w:rsidRPr="00000000" w14:paraId="000000E7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Ο επιβλέπων ορίζει 2 επιπλέον μέλη ΔΕΠ. Ελέγχεται ο κανόνας BR-5 για τη σύνθεση της επιτροπής.</w:t>
      </w:r>
    </w:p>
    <w:p w:rsidR="00000000" w:rsidDel="00000000" w:rsidP="00000000" w:rsidRDefault="00000000" w:rsidRPr="00000000" w14:paraId="000000E8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z46fn4buedx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0E9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4949743" cy="311387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9743" cy="311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5i4ptu3gpb5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0EB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6188400" cy="45212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FA">
      <w:pPr>
        <w:pStyle w:val="Heading1"/>
        <w:spacing w:after="80" w:lineRule="auto"/>
        <w:rPr/>
      </w:pPr>
      <w:bookmarkStart w:colFirst="0" w:colLast="0" w:name="_y0fhq6t4cc79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80" w:lineRule="auto"/>
        <w:rPr/>
      </w:pPr>
      <w:bookmarkStart w:colFirst="0" w:colLast="0" w:name="_5n1vghd8opuh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80" w:lineRule="auto"/>
        <w:rPr/>
      </w:pPr>
      <w:bookmarkStart w:colFirst="0" w:colLast="0" w:name="_2da9lwxe3aya" w:id="44"/>
      <w:bookmarkEnd w:id="44"/>
      <w:r w:rsidDel="00000000" w:rsidR="00000000" w:rsidRPr="00000000">
        <w:rPr>
          <w:rtl w:val="0"/>
        </w:rPr>
        <w:t xml:space="preserve">UC-09 — Υποβολή Τελικού Κειμένου</w:t>
      </w:r>
    </w:p>
    <w:p w:rsidR="00000000" w:rsidDel="00000000" w:rsidP="00000000" w:rsidRDefault="00000000" w:rsidRPr="00000000" w14:paraId="000000FD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Φοιτητής</w:t>
      </w:r>
    </w:p>
    <w:p w:rsidR="00000000" w:rsidDel="00000000" w:rsidP="00000000" w:rsidRDefault="00000000" w:rsidRPr="00000000" w14:paraId="000000FE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Ο φοιτητής ανεβάζει το τελικό κείμενο σε PDF. Η διπλωματική μεταβαίνει σε κατάσταση UNDER_EXAMINATION.</w:t>
      </w:r>
    </w:p>
    <w:p w:rsidR="00000000" w:rsidDel="00000000" w:rsidP="00000000" w:rsidRDefault="00000000" w:rsidRPr="00000000" w14:paraId="000000FF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z37crretoza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100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270519" cy="774858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19" cy="774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7kzkul9b5gqd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102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6188400" cy="48260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04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after="80" w:lineRule="auto"/>
        <w:rPr/>
      </w:pPr>
      <w:bookmarkStart w:colFirst="0" w:colLast="0" w:name="_p3p95sdw39lt" w:id="47"/>
      <w:bookmarkEnd w:id="47"/>
      <w:r w:rsidDel="00000000" w:rsidR="00000000" w:rsidRPr="00000000">
        <w:rPr>
          <w:rtl w:val="0"/>
        </w:rPr>
        <w:t xml:space="preserve">UC-10 — Βαθμολόγηση</w:t>
      </w:r>
    </w:p>
    <w:p w:rsidR="00000000" w:rsidDel="00000000" w:rsidP="00000000" w:rsidRDefault="00000000" w:rsidRPr="00000000" w14:paraId="00000112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Μέλος Τριμελούς</w:t>
      </w:r>
    </w:p>
    <w:p w:rsidR="00000000" w:rsidDel="00000000" w:rsidP="00000000" w:rsidRDefault="00000000" w:rsidRPr="00000000" w14:paraId="00000113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Κάθε μέλος της τριμελούς βαθμολογεί ανεξάρτητα. Ελέγχονται οι κανόνες BR-5 και BR-6. Η ροή ολοκληρώνεται με την αποθήκευση ενός Grade.</w:t>
      </w:r>
    </w:p>
    <w:p w:rsidR="00000000" w:rsidDel="00000000" w:rsidP="00000000" w:rsidRDefault="00000000" w:rsidRPr="00000000" w14:paraId="00000114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6pgtmgq2zsv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115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3903419" cy="3340764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419" cy="3340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if45ehbqvrs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117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3601435" cy="3481388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1435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19">
      <w:pPr>
        <w:pStyle w:val="Heading1"/>
        <w:spacing w:after="80" w:lineRule="auto"/>
        <w:rPr/>
      </w:pPr>
      <w:bookmarkStart w:colFirst="0" w:colLast="0" w:name="_gs20mj5sio2y" w:id="50"/>
      <w:bookmarkEnd w:id="50"/>
      <w:r w:rsidDel="00000000" w:rsidR="00000000" w:rsidRPr="00000000">
        <w:rPr>
          <w:rtl w:val="0"/>
        </w:rPr>
        <w:t xml:space="preserve">UC-11 — Υπολογισμός Τελικού Βαθμού</w:t>
      </w:r>
    </w:p>
    <w:p w:rsidR="00000000" w:rsidDel="00000000" w:rsidP="00000000" w:rsidRDefault="00000000" w:rsidRPr="00000000" w14:paraId="0000011A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Σύστημα</w:t>
      </w:r>
    </w:p>
    <w:p w:rsidR="00000000" w:rsidDel="00000000" w:rsidP="00000000" w:rsidRDefault="00000000" w:rsidRPr="00000000" w14:paraId="0000011B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Ενεργοποιείται αυτόματα μετά από κάθε καταχώρηση βαθμού. Όταν συμπληρωθούν και οι 3 βαθμοί (BR-7), υπολογίζεται ο μέσος όρος και οριστικοποιείται το αποτέλεσμα.</w:t>
      </w:r>
    </w:p>
    <w:p w:rsidR="00000000" w:rsidDel="00000000" w:rsidP="00000000" w:rsidRDefault="00000000" w:rsidRPr="00000000" w14:paraId="0000011C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h0pzxnwu5c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11D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4749053" cy="6986588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053" cy="698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nj6kszkvpdwo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lk3zox93z7te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spke69g3a48j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fyyw08617hd4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wbbr2uphbr6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123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6188400" cy="52959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30">
      <w:pPr>
        <w:pStyle w:val="Heading1"/>
        <w:spacing w:after="80" w:lineRule="auto"/>
        <w:rPr/>
      </w:pPr>
      <w:bookmarkStart w:colFirst="0" w:colLast="0" w:name="_qvfl8uwg6lar" w:id="57"/>
      <w:bookmarkEnd w:id="57"/>
      <w:r w:rsidDel="00000000" w:rsidR="00000000" w:rsidRPr="00000000">
        <w:rPr>
          <w:rtl w:val="0"/>
        </w:rPr>
        <w:t xml:space="preserve">UC-12 — Λήψη Αποτελεσμάτων</w:t>
      </w:r>
    </w:p>
    <w:p w:rsidR="00000000" w:rsidDel="00000000" w:rsidP="00000000" w:rsidRDefault="00000000" w:rsidRPr="00000000" w14:paraId="00000131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Γραμματεία</w:t>
      </w:r>
    </w:p>
    <w:p w:rsidR="00000000" w:rsidDel="00000000" w:rsidP="00000000" w:rsidRDefault="00000000" w:rsidRPr="00000000" w14:paraId="00000132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Η γραμματεία προβάλλει τις ολοκληρωμένες διπλωματικές και εξάγει τα αποτελέσματα σε CSV για καταχώρηση στο φοιτητολόγιο.</w:t>
      </w:r>
    </w:p>
    <w:p w:rsidR="00000000" w:rsidDel="00000000" w:rsidP="00000000" w:rsidRDefault="00000000" w:rsidRPr="00000000" w14:paraId="00000133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tgl42hstw2ah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134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372100" cy="6696075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e6lf3a3p8j6f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aj8xfxhlmq6h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7so379i5io1j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4cg9ptfs7qs7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139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6188400" cy="5981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2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143">
      <w:pPr>
        <w:pStyle w:val="Heading1"/>
        <w:spacing w:after="80" w:lineRule="auto"/>
        <w:rPr/>
      </w:pPr>
      <w:bookmarkStart w:colFirst="0" w:colLast="0" w:name="_8pnqn0m3ozib" w:id="63"/>
      <w:bookmarkEnd w:id="63"/>
      <w:r w:rsidDel="00000000" w:rsidR="00000000" w:rsidRPr="00000000">
        <w:rPr>
          <w:rtl w:val="0"/>
        </w:rPr>
        <w:t xml:space="preserve">UC-13 — Προβολή Βαθμού</w:t>
      </w:r>
    </w:p>
    <w:p w:rsidR="00000000" w:rsidDel="00000000" w:rsidP="00000000" w:rsidRDefault="00000000" w:rsidRPr="00000000" w14:paraId="00000144">
      <w:pP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Actor: </w:t>
      </w:r>
      <w:r w:rsidDel="00000000" w:rsidR="00000000" w:rsidRPr="00000000">
        <w:rPr>
          <w:rtl w:val="0"/>
        </w:rPr>
        <w:t xml:space="preserve">Φοιτητής</w:t>
      </w:r>
    </w:p>
    <w:p w:rsidR="00000000" w:rsidDel="00000000" w:rsidP="00000000" w:rsidRDefault="00000000" w:rsidRPr="00000000" w14:paraId="00000145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Ο φοιτητής βλέπει τον τελικό του βαθμό και τα σχόλια της τριμελούς, εφόσον η διπλωματική έχει ολοκληρωθεί.</w:t>
      </w:r>
    </w:p>
    <w:p w:rsidR="00000000" w:rsidDel="00000000" w:rsidP="00000000" w:rsidRDefault="00000000" w:rsidRPr="00000000" w14:paraId="00000146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uhh8239y0q5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147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476875" cy="51244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vxm1gsejoi2i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jzqonehrwkea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pc1gjnle4isp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zbevng52662r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8c1wdkj4gmr5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7k2sh23zryiq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1jl67xzfb762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ukeb0cz82d3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1bunhul1iyx1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4i0f9jz36y0q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pf12e2u32kus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dgm8dw2eawie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bko5exfmpxna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hli1762j9x0s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156">
      <w:pPr>
        <w:spacing w:after="200" w:before="2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6188400" cy="46863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165">
      <w:pPr>
        <w:spacing w:after="12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166">
      <w:pPr>
        <w:pStyle w:val="Heading1"/>
        <w:rPr/>
      </w:pPr>
      <w:bookmarkStart w:colFirst="0" w:colLast="0" w:name="_1737z3wfmkyy" w:id="79"/>
      <w:bookmarkEnd w:id="79"/>
      <w:r w:rsidDel="00000000" w:rsidR="00000000" w:rsidRPr="00000000">
        <w:rPr>
          <w:rtl w:val="0"/>
        </w:rPr>
        <w:t xml:space="preserve">8. Class Diagram</w:t>
      </w:r>
    </w:p>
    <w:p w:rsidR="00000000" w:rsidDel="00000000" w:rsidP="00000000" w:rsidRDefault="00000000" w:rsidRPr="00000000" w14:paraId="00000167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779145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79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Εικόνα 6 — Class Diagram: Domain model με οντότητες και συσχετίσει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9. Τεχνολογίες Υλοποίησης</w:t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dddddd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Τομέας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ddddd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Εργαλείο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Frontend + Backend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Next.js 15 (App Router, TypeScript)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Firebase Firestore θα προτιμο</w:t>
            </w:r>
            <w:r w:rsidDel="00000000" w:rsidR="00000000" w:rsidRPr="00000000">
              <w:rPr>
                <w:rtl w:val="0"/>
              </w:rPr>
              <w:t xml:space="preserve">ύσα postgres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Firebase Auth (SSO integration) </w:t>
            </w:r>
            <w:r w:rsidDel="00000000" w:rsidR="00000000" w:rsidRPr="00000000">
              <w:rPr>
                <w:rtl w:val="0"/>
              </w:rPr>
              <w:t xml:space="preserve">ή keycloak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Firebase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Firebase Hosting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Management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Jira? Ε</w:t>
            </w:r>
            <w:r w:rsidDel="00000000" w:rsidR="00000000" w:rsidRPr="00000000">
              <w:rPr>
                <w:rtl w:val="0"/>
              </w:rPr>
              <w:t xml:space="preserve">ίναι εμπορικό. Μπορείτε να χρησιμοποιήσετε το github issue tracker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Η εφαρμογ</w:t>
      </w:r>
      <w:r w:rsidDel="00000000" w:rsidR="00000000" w:rsidRPr="00000000">
        <w:rPr>
          <w:rtl w:val="0"/>
        </w:rPr>
        <w:t xml:space="preserve">ή να σηκώνεται με docker-compose και να είναι όσο τον δυνατόν ανεξάρτητη από εμπορικό λογισμικό ή εξωτερικές υπηρεσίες.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Να υπάρχει πλήρης τεκμηρίωση στο git repo</w:t>
      </w:r>
      <w:r w:rsidDel="00000000" w:rsidR="00000000" w:rsidRPr="00000000">
        <w:rPr>
          <w:rtl w:val="0"/>
        </w:rPr>
      </w:r>
    </w:p>
    <w:sectPr>
      <w:footerReference r:id="rId34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21.png"/><Relationship Id="rId21" Type="http://schemas.openxmlformats.org/officeDocument/2006/relationships/image" Target="media/image13.png"/><Relationship Id="rId24" Type="http://schemas.openxmlformats.org/officeDocument/2006/relationships/image" Target="media/image6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9.png"/><Relationship Id="rId25" Type="http://schemas.openxmlformats.org/officeDocument/2006/relationships/image" Target="media/image17.png"/><Relationship Id="rId28" Type="http://schemas.openxmlformats.org/officeDocument/2006/relationships/image" Target="media/image28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20.png"/><Relationship Id="rId31" Type="http://schemas.openxmlformats.org/officeDocument/2006/relationships/image" Target="media/image4.png"/><Relationship Id="rId30" Type="http://schemas.openxmlformats.org/officeDocument/2006/relationships/image" Target="media/image14.png"/><Relationship Id="rId11" Type="http://schemas.openxmlformats.org/officeDocument/2006/relationships/image" Target="media/image26.png"/><Relationship Id="rId33" Type="http://schemas.openxmlformats.org/officeDocument/2006/relationships/image" Target="media/image27.png"/><Relationship Id="rId10" Type="http://schemas.openxmlformats.org/officeDocument/2006/relationships/image" Target="media/image1.png"/><Relationship Id="rId32" Type="http://schemas.openxmlformats.org/officeDocument/2006/relationships/image" Target="media/image18.png"/><Relationship Id="rId13" Type="http://schemas.openxmlformats.org/officeDocument/2006/relationships/image" Target="media/image24.png"/><Relationship Id="rId12" Type="http://schemas.openxmlformats.org/officeDocument/2006/relationships/image" Target="media/image11.png"/><Relationship Id="rId34" Type="http://schemas.openxmlformats.org/officeDocument/2006/relationships/footer" Target="footer1.xml"/><Relationship Id="rId15" Type="http://schemas.openxmlformats.org/officeDocument/2006/relationships/image" Target="media/image22.png"/><Relationship Id="rId14" Type="http://schemas.openxmlformats.org/officeDocument/2006/relationships/image" Target="media/image15.png"/><Relationship Id="rId17" Type="http://schemas.openxmlformats.org/officeDocument/2006/relationships/image" Target="media/image7.png"/><Relationship Id="rId16" Type="http://schemas.openxmlformats.org/officeDocument/2006/relationships/image" Target="media/image16.png"/><Relationship Id="rId19" Type="http://schemas.openxmlformats.org/officeDocument/2006/relationships/image" Target="media/image10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